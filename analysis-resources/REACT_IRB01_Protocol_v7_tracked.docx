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5CEBBE" w14:textId="77777777" w:rsidR="00A67E49" w:rsidRDefault="00000000">
      <w:pPr>
        <w:spacing w:after="40"/>
        <w:jc w:val="center"/>
      </w:pPr>
      <w:r>
        <w:rPr>
          <w:b/>
          <w:bCs/>
          <w:sz w:val="28"/>
          <w:szCs w:val="28"/>
        </w:rPr>
        <w:t>Research Protocol</w:t>
      </w:r>
    </w:p>
    <w:p w14:paraId="28CC867B" w14:textId="77777777" w:rsidR="00A67E49" w:rsidRDefault="00000000">
      <w:pPr>
        <w:spacing w:after="40"/>
        <w:jc w:val="center"/>
      </w:pPr>
      <w:r>
        <w:rPr>
          <w:b/>
          <w:bCs/>
          <w:sz w:val="24"/>
          <w:szCs w:val="24"/>
        </w:rPr>
        <w:t>REACT Biomarker and Extended-Measures Study</w:t>
      </w:r>
    </w:p>
    <w:p w14:paraId="494FE7D6" w14:textId="77777777" w:rsidR="00A67E49" w:rsidRDefault="00000000">
      <w:pPr>
        <w:spacing w:after="200"/>
        <w:jc w:val="center"/>
      </w:pPr>
      <w:r>
        <w:rPr>
          <w:color w:val="555555"/>
          <w:sz w:val="20"/>
          <w:szCs w:val="20"/>
        </w:rPr>
        <w:t>Hair Steroids, Psychosocial Moderators, and Momentary Reactive Behavior in College Students</w:t>
      </w:r>
    </w:p>
    <w:p w14:paraId="197DDDB4" w14:textId="77777777" w:rsidR="00A67E49" w:rsidRDefault="00000000">
      <w:pPr>
        <w:spacing w:after="140" w:line="276" w:lineRule="auto"/>
      </w:pPr>
      <w:r>
        <w:rPr>
          <w:b/>
          <w:bCs/>
        </w:rPr>
        <w:t xml:space="preserve">Principal investigator: </w:t>
      </w:r>
      <w:r>
        <w:t>Yonghwan Chang, PhD, Department of Sport Management, College of Health and Human Performance, University of Florida</w:t>
      </w:r>
    </w:p>
    <w:p w14:paraId="0CAEF785" w14:textId="77777777" w:rsidR="00A67E49" w:rsidRDefault="00000000">
      <w:pPr>
        <w:spacing w:after="140" w:line="276" w:lineRule="auto"/>
      </w:pPr>
      <w:r>
        <w:rPr>
          <w:b/>
          <w:bCs/>
        </w:rPr>
        <w:t xml:space="preserve">Biomarker co-investigator: </w:t>
      </w:r>
      <w:r>
        <w:t>Darlene Kertes, PhD, Department of Psychology</w:t>
      </w:r>
    </w:p>
    <w:p w14:paraId="2F5A547A" w14:textId="77777777" w:rsidR="00A67E49" w:rsidRDefault="00000000">
      <w:pPr>
        <w:spacing w:after="140" w:line="276" w:lineRule="auto"/>
      </w:pPr>
      <w:r>
        <w:rPr>
          <w:b/>
          <w:bCs/>
        </w:rPr>
        <w:t xml:space="preserve">Review: </w:t>
      </w:r>
      <w:r>
        <w:t>IRB-01 (Biomedical), full board. Funding: University of Florida internal (Research Opportunity Seed Fund). Version 1.0.</w:t>
      </w:r>
    </w:p>
    <w:p w14:paraId="376797C6" w14:textId="77777777" w:rsidR="00A67E49" w:rsidRDefault="00000000">
      <w:pPr>
        <w:spacing w:after="140" w:line="276" w:lineRule="auto"/>
        <w:rPr>
          <w:del w:id="0" w:author="Yonghwan Chang" w:date="2026-08-05T18:00:00Z"/>
        </w:rPr>
      </w:pPr>
      <w:del w:id="1" w:author="Yonghwan Chang" w:date="2026-08-05T18:00:00Z">
        <w:r>
          <w:rPr>
            <w:i/>
            <w:iCs/>
            <w:color w:val="8A6D00"/>
            <w:sz w:val="20"/>
            <w:szCs w:val="20"/>
          </w:rPr>
          <w:delText>[Companion to the approved behavioral study IRB202600940. This protocol is submitted to IRB-01 because it collects a biological specimen (hair) and adds sensitive measures. Fill bracketed items and delete all bracketed notes before submission.]</w:delText>
        </w:r>
      </w:del>
    </w:p>
    <w:p w14:paraId="1C365D66" w14:textId="77777777" w:rsidR="00A67E49" w:rsidRDefault="00000000">
      <w:pPr>
        <w:spacing w:after="140" w:line="276" w:lineRule="auto"/>
      </w:pPr>
      <w:ins w:id="2" w:author="Yonghwan Chang" w:date="2026-08-05T18:00:00Z">
        <w:r>
          <w:t>This protocol is a companion to IRB202600940 (REACT: A Just-in-Time Adaptive Intervention to Reduce Reactive Digital Behavior in College Students), approved by IRB-02. It is submitted to IRB-01 because it collects a biological specimen and adds sensitive measures.</w:t>
        </w:r>
      </w:ins>
    </w:p>
    <w:p w14:paraId="6CA9DD0E" w14:textId="77777777" w:rsidR="00A67E49" w:rsidRDefault="00A67E49">
      <w:pPr>
        <w:pBdr>
          <w:bottom w:val="single" w:sz="6" w:space="1" w:color="999999"/>
        </w:pBdr>
        <w:spacing w:before="60" w:after="160"/>
      </w:pPr>
    </w:p>
    <w:p w14:paraId="4B925B78" w14:textId="77777777" w:rsidR="00A67E49" w:rsidRDefault="00000000">
      <w:pPr>
        <w:spacing w:before="300" w:after="120"/>
      </w:pPr>
      <w:r>
        <w:rPr>
          <w:b/>
          <w:bCs/>
          <w:sz w:val="24"/>
          <w:szCs w:val="24"/>
        </w:rPr>
        <w:t>1.0  Purpose and specific aims</w:t>
      </w:r>
    </w:p>
    <w:p w14:paraId="48CBEE53" w14:textId="77777777" w:rsidR="00A67E49" w:rsidRDefault="00000000">
      <w:pPr>
        <w:spacing w:after="140" w:line="276" w:lineRule="auto"/>
      </w:pPr>
      <w:r>
        <w:t>This is a pilot study of the moments in which college students experience sharp emotional swings, and of how those moments relate to reactive digital behavior, alcohol use, and emotionally driven eating. It also tests whether brief coping prompts delivered to a participant's phone at high-volatility moments change behavior in the following short window. An optional sub-study measures cortisol and testosterone from a single hair sample to relate longer-term stress and hormone load to these momentary behaviors.</w:t>
      </w:r>
    </w:p>
    <w:p w14:paraId="5282B6ED" w14:textId="77777777" w:rsidR="00A67E49" w:rsidRDefault="00000000">
      <w:pPr>
        <w:spacing w:after="140" w:line="276" w:lineRule="auto"/>
      </w:pPr>
      <w:r>
        <w:t>The measures fall into three pre-specified tiers, fixed before data are examined, so the analysis stays disciplined.</w:t>
      </w:r>
    </w:p>
    <w:p w14:paraId="7BB07497" w14:textId="77777777" w:rsidR="00A67E49" w:rsidRDefault="00000000">
      <w:pPr>
        <w:spacing w:before="200" w:after="80"/>
      </w:pPr>
      <w:r>
        <w:rPr>
          <w:b/>
          <w:bCs/>
          <w:i/>
          <w:iCs/>
        </w:rPr>
        <w:t>Tier 1, confirmatory moderators</w:t>
      </w:r>
    </w:p>
    <w:p w14:paraId="3B75C489" w14:textId="77777777" w:rsidR="00A67E49" w:rsidRDefault="00000000">
      <w:pPr>
        <w:spacing w:after="140" w:line="276" w:lineRule="auto"/>
      </w:pPr>
      <w:r>
        <w:t>Negative and positive urgency (SUPPS-P), emotion regulation difficulties (DERS-16), emotional and uncontrolled eating (TFEQ-R18), coping drinking motives (DMQ-R), and interoceptive attention (MAIA-2 Noticing and Body Listening). Each is tied to a specific momentary pathway and carries the confirmatory moderation analyses.</w:t>
      </w:r>
    </w:p>
    <w:p w14:paraId="30018307" w14:textId="77777777" w:rsidR="00A67E49" w:rsidRDefault="00000000">
      <w:pPr>
        <w:spacing w:before="200" w:after="80"/>
      </w:pPr>
      <w:r>
        <w:rPr>
          <w:b/>
          <w:bCs/>
          <w:i/>
          <w:iCs/>
        </w:rPr>
        <w:t>Tier 2, biological aim (REACT-Bio)</w:t>
      </w:r>
    </w:p>
    <w:p w14:paraId="450C736B" w14:textId="77777777" w:rsidR="00A67E49" w:rsidRDefault="00000000">
      <w:pPr>
        <w:spacing w:after="140" w:line="276" w:lineRule="auto"/>
      </w:pPr>
      <w:r>
        <w:t>Hair cortisol and hair testosterone as indices of chronic stress load and androgen load. The confirmatory biological hypothesis is that early-life adversity (ACE) moderates the association between hair cortisol and momentary reactive behavior. A pre-specified exploratory hypothesis is that higher hair testosterone predicts stronger status-linked reactive behavior, alone and in interaction with subjective status and, on game days, fandom, consistent with a dual-hormone account.</w:t>
      </w:r>
    </w:p>
    <w:p w14:paraId="09B49B7A" w14:textId="77777777" w:rsidR="00A67E49" w:rsidRDefault="00000000">
      <w:pPr>
        <w:spacing w:before="200" w:after="80"/>
      </w:pPr>
      <w:r>
        <w:rPr>
          <w:b/>
          <w:bCs/>
          <w:i/>
          <w:iCs/>
        </w:rPr>
        <w:t>Tier 3, exploratory and descriptive</w:t>
      </w:r>
    </w:p>
    <w:p w14:paraId="70BD555C" w14:textId="77777777" w:rsidR="00A67E49" w:rsidRDefault="00000000">
      <w:pPr>
        <w:spacing w:after="140" w:line="276" w:lineRule="auto"/>
      </w:pPr>
      <w:r>
        <w:lastRenderedPageBreak/>
        <w:t>Emotion regulation strategies (ERQ), subjective social status (MacArthur ladder), perceived discrimination, chronotype (rMEQ), loneliness, an ADHD screen, and remaining context items. These characterize the sample and serve as covariates that protect the confirmatory analyses. They are not powered confirmatory tests.</w:t>
      </w:r>
    </w:p>
    <w:p w14:paraId="2A80938C" w14:textId="77777777" w:rsidR="00A67E49" w:rsidRDefault="00000000">
      <w:pPr>
        <w:spacing w:before="300" w:after="120"/>
      </w:pPr>
      <w:r>
        <w:rPr>
          <w:b/>
          <w:bCs/>
          <w:sz w:val="24"/>
          <w:szCs w:val="24"/>
        </w:rPr>
        <w:t>2.0  Background and significance</w:t>
      </w:r>
    </w:p>
    <w:p w14:paraId="21A935B5" w14:textId="77777777" w:rsidR="00A67E49" w:rsidRDefault="00000000">
      <w:pPr>
        <w:spacing w:after="140" w:line="276" w:lineRule="auto"/>
      </w:pPr>
      <w:r>
        <w:t>Momentary emotional volatility is a plausible trigger for behaviors that students later regret, such as posting or replying online when upset, drinking to cope, and stress eating. Experience-sampling and wearable methods make it possible to observe these moments as they happen rather than relying on retrospective report. Delivering a brief coping prompt at a detected moment of volatility is a just-in-time adaptive intervention. Hair provides a retrospective, roughly three-month index of cortisol and testosterone without repeated visits, which allows a within-person account of momentary behavior to be linked to slower-moving physiology. This pilot generates feasibility and preliminary effect estimates and supports later externally funded work.</w:t>
      </w:r>
    </w:p>
    <w:p w14:paraId="737E1E0B" w14:textId="77777777" w:rsidR="00A67E49" w:rsidRDefault="00000000">
      <w:pPr>
        <w:spacing w:after="140" w:line="276" w:lineRule="auto"/>
      </w:pPr>
      <w:r>
        <w:t>The within-person framing follows models of affect dynamics in which each person is compared against their own baseline rather than a group average (Kuppens, Oravecz, and Tuerlinckx, 2010), and volatility is indexed by the mean square of successive differences (Jahng, Wood, and Trull, 2008).</w:t>
      </w:r>
    </w:p>
    <w:p w14:paraId="48537C2A" w14:textId="77777777" w:rsidR="00A67E49" w:rsidRDefault="00000000">
      <w:pPr>
        <w:spacing w:before="300" w:after="120"/>
      </w:pPr>
      <w:r>
        <w:rPr>
          <w:b/>
          <w:bCs/>
          <w:sz w:val="24"/>
          <w:szCs w:val="24"/>
        </w:rPr>
        <w:t>3.0  Study design</w:t>
      </w:r>
    </w:p>
    <w:p w14:paraId="45CF2DF3" w14:textId="77777777" w:rsidR="00A67E49" w:rsidRDefault="00000000">
      <w:pPr>
        <w:spacing w:after="140" w:line="276" w:lineRule="auto"/>
      </w:pPr>
      <w:r>
        <w:t>A five-week within-person micro-randomized trial with an embedded optional hair biomarker sub-study. Micro-randomization of prompts is active for about four of the five weeks, with up to six decision points per day. At each available decision point the app randomizes whether to deliver a prompt and, if so, which message type. Baseline and exit self-report bracket the intensive period. The design and the message bank follow the approved parent study; this protocol adds the extended baseline measures and the hair sub-study, and describes the full participant experience so the biological aim can be reviewed in context.</w:t>
      </w:r>
    </w:p>
    <w:p w14:paraId="3822A330" w14:textId="77777777" w:rsidR="00A67E49" w:rsidRDefault="00000000">
      <w:pPr>
        <w:spacing w:before="300" w:after="120"/>
      </w:pPr>
      <w:r>
        <w:rPr>
          <w:b/>
          <w:bCs/>
          <w:sz w:val="24"/>
          <w:szCs w:val="24"/>
        </w:rPr>
        <w:t>4.0  Setting</w:t>
      </w:r>
    </w:p>
    <w:p w14:paraId="23DB2F19" w14:textId="77777777" w:rsidR="00A67E49" w:rsidRDefault="00000000">
      <w:pPr>
        <w:spacing w:after="140" w:line="276" w:lineRule="auto"/>
      </w:pPr>
      <w:r>
        <w:t>University of Florida, Gainesville. Recruitment and enrollment occur on campus and online. The optional hair sample is collected at an in-person enrollment visit in study space. Hair steroid assays are run in the laboratory of the biomarker co-investigator (Kertes).</w:t>
      </w:r>
    </w:p>
    <w:p w14:paraId="2AAA9093" w14:textId="77777777" w:rsidR="00A67E49" w:rsidRDefault="00000000">
      <w:pPr>
        <w:spacing w:before="300" w:after="120"/>
      </w:pPr>
      <w:r>
        <w:rPr>
          <w:b/>
          <w:bCs/>
          <w:sz w:val="24"/>
          <w:szCs w:val="24"/>
        </w:rPr>
        <w:t>5.0  Subjects and eligibility</w:t>
      </w:r>
    </w:p>
    <w:p w14:paraId="6C791D9C" w14:textId="77777777" w:rsidR="00A67E49" w:rsidRDefault="00000000">
      <w:pPr>
        <w:spacing w:after="140" w:line="276" w:lineRule="auto"/>
      </w:pPr>
      <w:r>
        <w:t>We plan to enroll approximately 80 University of Florida students. Inclusion: age 18 or older, currently enrolled, owns a compatible smartphone, and willing to wear the wrist device and complete check-ins for about five weeks. The hair sub-study additionally requires enough hair length for a small sample. Exclusion: student-athletes governed by the athletic association are not enrolled, to avoid the additional review and protections that population requires. Target subgroups for descriptive purposes include people who bet on sports, esports participants, club sport participants, highly involved fans, and a comparison group; these are not eligibility filters.</w:t>
      </w:r>
    </w:p>
    <w:p w14:paraId="7D71CB13" w14:textId="77777777" w:rsidR="00A67E49" w:rsidRDefault="00000000">
      <w:pPr>
        <w:spacing w:after="140" w:line="276" w:lineRule="auto"/>
      </w:pPr>
      <w:ins w:id="3" w:author="Yonghwan Chang" w:date="2026-08-05T16:00:00Z">
        <w:r>
          <w:t xml:space="preserve">Justification for enrolling a population requiring additional consideration. This study enrolls university students, a group that requires additional consideration because of the potential for real or perceived </w:t>
        </w:r>
        <w:r>
          <w:lastRenderedPageBreak/>
          <w:t>academic consequence. Their enrollment is justified on scientific grounds: the research question concerns emotional volatility and reactive behavior as they occur in the everyday college context, specifically social media use, drinking, and emotionally driven eating among students living that life. The phenomena under study are defined by that setting and cannot be examined in another population without changing the question. Students are enrolled from the general student body only, and the study does not target any subgroup by academic standing, course enrollment, major, or performance.</w:t>
        </w:r>
      </w:ins>
    </w:p>
    <w:p w14:paraId="11889D34" w14:textId="77777777" w:rsidR="00A67E49" w:rsidRDefault="00000000">
      <w:pPr>
        <w:spacing w:after="140" w:line="276" w:lineRule="auto"/>
      </w:pPr>
      <w:ins w:id="4" w:author="Yonghwan Chang" w:date="2026-08-05T16:00:00Z">
        <w:r>
          <w:t>Additional safeguards for this population. Participation is entirely voluntary and has no connection to any course, grade, credit, or academic evaluation, and the consent form states this plainly. The principal investigator does not recruit from his own courses, does not serve as instructor or advisor to participants, and holds no authority over any participant's grades or academic standing. Consent is obtained by trained study staff who hold no such authority. Recruitment is through general advertisement and a self-selected screening survey rather than direct solicitation by an instructor. The consent form includes the standardized student subject language stating that participation or withdrawal will not affect grades or class standing, and directing any participant who believes their grades were improperly affected to the dean of their college or to the IRB office. Compensation is modest and prorated, which limits pressure to continue against a participant's interest. Sensitive items may be skipped, any distress signal routes the staff referral procedure in Section 11 rather than continued study contact, and data are coded with a Certificate of Confidentiality sought for additional protection.</w:t>
        </w:r>
      </w:ins>
    </w:p>
    <w:p w14:paraId="41038CC3" w14:textId="77777777" w:rsidR="00A67E49" w:rsidRDefault="00000000">
      <w:pPr>
        <w:spacing w:after="140" w:line="276" w:lineRule="auto"/>
      </w:pPr>
      <w:ins w:id="5" w:author="Yonghwan Chang" w:date="2026-08-05T16:00:00Z">
        <w:r>
          <w:t>Other participants requiring consideration. Pregnancy is neither an inclusion nor an exclusion criterion, and participants who are pregnant or become pregnant during the study remain eligible, since no procedure carries a known risk to pregnancy or to a fetus and excluding them would restrict participation without a safety rationale. No other population requiring additional protections is targeted or enrolled: the study does not enroll children, prisoners, decisionally impaired individuals, or varsity student-athletes, who are excluded to avoid the additional review that population requires.</w:t>
        </w:r>
      </w:ins>
    </w:p>
    <w:p w14:paraId="403BE982" w14:textId="77777777" w:rsidR="00A67E49" w:rsidRDefault="00000000">
      <w:pPr>
        <w:spacing w:after="140" w:line="276" w:lineRule="auto"/>
        <w:rPr>
          <w:del w:id="6" w:author="Yonghwan Chang" w:date="2026-08-05T18:00:00Z"/>
        </w:rPr>
      </w:pPr>
      <w:del w:id="7" w:author="Yonghwan Chang" w:date="2026-08-05T18:00:00Z">
        <w:r>
          <w:rPr>
            <w:i/>
            <w:iCs/>
            <w:color w:val="8A6D00"/>
            <w:sz w:val="20"/>
            <w:szCs w:val="20"/>
          </w:rPr>
          <w:delText>[Confirm any additional exclusions you want stated, for example a current eating-disorder diagnosis. Screens in the baseline are for characterization and safety and are not eligibility filters.]</w:delText>
        </w:r>
      </w:del>
    </w:p>
    <w:p w14:paraId="557A03CE" w14:textId="77777777" w:rsidR="00A67E49" w:rsidRDefault="00000000">
      <w:pPr>
        <w:spacing w:after="140" w:line="276" w:lineRule="auto"/>
      </w:pPr>
      <w:ins w:id="8" w:author="Yonghwan Chang" w:date="2026-08-05T18:00:00Z">
        <w:r>
          <w:t>Additional exclusions. A person is not eligible if they are unable to complete the study procedures in English, since all instruments are administered in English and no translated versions are available. There are no diagnostic exclusions. A current or past diagnosis of depression, an eating disorder, an alcohol use disorder, or a gambling disorder does not exclude anyone, because the study is observational with respect to these conditions and excluding affected students would remove exactly the participants the research question concerns. Screening measures administered at baseline characterize the sample and route the safety procedures in Section 11; they are never used to exclude an enrolled participant.</w:t>
        </w:r>
      </w:ins>
    </w:p>
    <w:p w14:paraId="44F0DF09" w14:textId="77777777" w:rsidR="00A67E49" w:rsidRDefault="00000000">
      <w:pPr>
        <w:spacing w:before="300" w:after="120"/>
      </w:pPr>
      <w:r>
        <w:rPr>
          <w:b/>
          <w:bCs/>
          <w:sz w:val="24"/>
          <w:szCs w:val="24"/>
        </w:rPr>
        <w:t>6.0  Recruitment</w:t>
      </w:r>
    </w:p>
    <w:p w14:paraId="67A93701" w14:textId="77777777" w:rsidR="00A67E49" w:rsidRDefault="00000000">
      <w:pPr>
        <w:spacing w:after="140" w:line="276" w:lineRule="auto"/>
      </w:pPr>
      <w:r>
        <w:t>Recruitment uses IRB-approved flyers, brief in-class and email announcements, campus digital boards, and social media posts that link to a short screening survey. Interested students complete screening and, if eligible, are scheduled for an enrollment visit where consent is obtained. All participant-facing recruitment materials are submitted for approval before use.</w:t>
      </w:r>
    </w:p>
    <w:p w14:paraId="61B0204A" w14:textId="77777777" w:rsidR="00A67E49" w:rsidRDefault="00000000">
      <w:pPr>
        <w:spacing w:after="140" w:line="276" w:lineRule="auto"/>
      </w:pPr>
      <w:ins w:id="9" w:author="Yonghwan Chang" w:date="2026-08-05T12:00:00Z">
        <w:r>
          <w:t xml:space="preserve">Online recruitment occurs on university-affiliated and public social media accounts operated by the study team and by campus partners, specifically Instagram, Facebook, X, LinkedIn, and the University of </w:t>
        </w:r>
        <w:r>
          <w:lastRenderedPageBreak/>
          <w:t>Florida subreddit, together with UF email listservs, departmental newsletters, and campus digital signage. Posts link to the screening survey hosted in UF Qualtrics. Enrollment itself does not occur online: interested students complete screening online, and all consent and enrollment occur in person at the enrollment visit. The study will not use TikTok or WeChat, consistent with University of Florida policy prohibiting their use. All social media post text and images are submitted for IRB approval before posting, and the study team does not solicit individuals through direct or private messages.</w:t>
        </w:r>
      </w:ins>
    </w:p>
    <w:p w14:paraId="3CD3AB8C" w14:textId="77777777" w:rsidR="00A67E49" w:rsidRDefault="00000000">
      <w:pPr>
        <w:spacing w:after="140" w:line="276" w:lineRule="auto"/>
        <w:rPr>
          <w:del w:id="10" w:author="Yonghwan Chang" w:date="2026-08-05T18:00:00Z"/>
        </w:rPr>
      </w:pPr>
      <w:del w:id="11" w:author="Yonghwan Chang" w:date="2026-08-05T18:00:00Z">
        <w:r>
          <w:rPr>
            <w:i/>
            <w:iCs/>
            <w:color w:val="8A6D00"/>
            <w:sz w:val="20"/>
            <w:szCs w:val="20"/>
          </w:rPr>
          <w:delText>[Recruitment flyer and screening script are provided as separate attachments (being prepared).]</w:delText>
        </w:r>
      </w:del>
    </w:p>
    <w:p w14:paraId="1F68EC95" w14:textId="77777777" w:rsidR="00A67E49" w:rsidRDefault="00000000">
      <w:pPr>
        <w:spacing w:after="140" w:line="276" w:lineRule="auto"/>
      </w:pPr>
      <w:ins w:id="12" w:author="Yonghwan Chang" w:date="2026-08-05T18:00:00Z">
        <w:r>
          <w:t>The printed flyer, the general announcement used in class and by email, the campus digital board slide, the social media posts for each platform, and the screening script are provided as attachments to this application. Each includes the principal investigator's name and affiliation, contact information, the purpose of the research, an explicit reference to a research study, and the IRB number.</w:t>
        </w:r>
      </w:ins>
    </w:p>
    <w:p w14:paraId="1748D7FD" w14:textId="77777777" w:rsidR="00A67E49" w:rsidRDefault="00000000">
      <w:pPr>
        <w:spacing w:before="300" w:after="120"/>
      </w:pPr>
      <w:r>
        <w:rPr>
          <w:b/>
          <w:bCs/>
          <w:sz w:val="24"/>
          <w:szCs w:val="24"/>
        </w:rPr>
        <w:t>7.0  Sample size and feasibility targets</w:t>
      </w:r>
    </w:p>
    <w:p w14:paraId="6092BFCD" w14:textId="77777777" w:rsidR="00A67E49" w:rsidRDefault="00000000">
      <w:pPr>
        <w:spacing w:after="140" w:line="276" w:lineRule="auto"/>
      </w:pPr>
      <w:r>
        <w:t>As a pilot, the study is sized to estimate proximal effects with useful precision and to hit feasibility benchmarks rather than to confirm a definitive effect. Sample size follows the approach for micro-randomized trials in Liao et al. (2016). With about 80 participants, micro-randomization active for roughly four weeks, up to six decision points per day, an assumed availability near 0.6, and a send probability of 0.5, each participant contributes on the order of a hundred available randomized decision points, giving several thousand across the sample and about half that with a prompt delivered. That supports detection of a standardized proximal main effect in the range of 0.10 to 0.15 at about 80 percent power, two-sided alpha 0.05, and estimation of each message type against control with reasonable intervals. The hair sub-study enrolls up to 80 of these participants who consent and have sufficient hair length; it is powered to detect moderate within-sub-sample associations and interactions and is reported as feasibility plus signal, not a definitive endocrine test.</w:t>
      </w:r>
    </w:p>
    <w:p w14:paraId="78D512D5" w14:textId="77777777" w:rsidR="00A67E49" w:rsidRDefault="00000000">
      <w:pPr>
        <w:spacing w:after="140" w:line="276" w:lineRule="auto"/>
      </w:pPr>
      <w:r>
        <w:t>Feasibility benchmarks reported as preliminary data are check-in completion at or above 75 percent, prompt response at or above 60 percent, device wear at or above 80 percent of waking hours, retention at or above 85 percent, and a usable hair sample from at least 90 percent of sub-study participants.</w:t>
      </w:r>
    </w:p>
    <w:p w14:paraId="21405CC8" w14:textId="77777777" w:rsidR="00A67E49" w:rsidRDefault="00000000">
      <w:pPr>
        <w:spacing w:before="300" w:after="120"/>
      </w:pPr>
      <w:r>
        <w:rPr>
          <w:b/>
          <w:bCs/>
          <w:sz w:val="24"/>
          <w:szCs w:val="24"/>
        </w:rPr>
        <w:t>8.0  Consent process</w:t>
      </w:r>
    </w:p>
    <w:p w14:paraId="3D34319C" w14:textId="77777777" w:rsidR="00A67E49" w:rsidRDefault="00000000">
      <w:pPr>
        <w:spacing w:after="140" w:line="276" w:lineRule="auto"/>
      </w:pPr>
      <w:r>
        <w:t>Written informed consent is obtained at the enrollment visit before any study procedure. A trained team member reviews the consent form with the participant, answers questions, and confirms understanding. The optional hair sub-study is consented on the same form through a separate initialed choice, so a participant may join the main study and decline the hair sample. Participants receive a copy of the signed form. We will apply for an NIH Certificate of Confidentiality and describe its protections and limits in the consent.</w:t>
      </w:r>
    </w:p>
    <w:p w14:paraId="165FF60E" w14:textId="77777777" w:rsidR="00A67E49" w:rsidRDefault="00000000">
      <w:pPr>
        <w:spacing w:before="300" w:after="120"/>
      </w:pPr>
      <w:r>
        <w:rPr>
          <w:b/>
          <w:bCs/>
          <w:sz w:val="24"/>
          <w:szCs w:val="24"/>
        </w:rPr>
        <w:t>9.0  Study procedures</w:t>
      </w:r>
    </w:p>
    <w:p w14:paraId="7A6F3C64" w14:textId="77777777" w:rsidR="00A67E49" w:rsidRDefault="00000000">
      <w:pPr>
        <w:spacing w:before="200" w:after="80"/>
      </w:pPr>
      <w:r>
        <w:rPr>
          <w:b/>
          <w:bCs/>
          <w:i/>
          <w:iCs/>
        </w:rPr>
        <w:t>9.1 Baseline survey</w:t>
      </w:r>
    </w:p>
    <w:p w14:paraId="186CC935" w14:textId="77777777" w:rsidR="00A67E49" w:rsidRDefault="00000000">
      <w:pPr>
        <w:spacing w:after="140" w:line="276" w:lineRule="auto"/>
      </w:pPr>
      <w:r>
        <w:t xml:space="preserve">The baseline self-report takes about 45 to 50 minutes and may be split into an enrollment sitting and a within-48-hour online block to protect data quality. It collects demographics and subjective social status, and validated measures of self-control and impulsivity, emotion regulation and its difficulties, body </w:t>
      </w:r>
      <w:r>
        <w:lastRenderedPageBreak/>
        <w:t>awareness, social media use, perceived stress, sleep, eating patterns, alcohol use and motives, sports betting, and health and context items including perceived discrimination, chronotype, and, where applicable, menstrual and hormonal context. A clearly introduced sensitive block is placed last and contains brief screens for mood and disordered eating and the Adverse Childhood Experiences questionnaire. The block opens with an on-screen statement that the next questions ask about mood, eating, and difficult childhood experiences, that every item may be skipped, and that support resources appear at the end regardless of answers. Forced response is off throughout; participants may skip any item.</w:t>
      </w:r>
    </w:p>
    <w:p w14:paraId="206FB9EB" w14:textId="77777777" w:rsidR="00A67E49" w:rsidRDefault="00000000">
      <w:pPr>
        <w:spacing w:before="200" w:after="80"/>
      </w:pPr>
      <w:r>
        <w:rPr>
          <w:b/>
          <w:bCs/>
          <w:i/>
          <w:iCs/>
        </w:rPr>
        <w:t>9.2 Wearable and momentary check-ins</w:t>
      </w:r>
    </w:p>
    <w:p w14:paraId="793C20AB" w14:textId="77777777" w:rsidR="00A67E49" w:rsidRDefault="00000000">
      <w:pPr>
        <w:spacing w:after="140" w:line="276" w:lineRule="auto"/>
      </w:pPr>
      <w:r>
        <w:t>Participants wear a Garmin wrist device for about five weeks. The study app delivers brief check-ins about five to six times per day, each taking one to two minutes, asking about current emotions, situation, and, on event days, game context, and rotating through eating, emotion regulation, and alcohol questions. During the micro-randomization period, the first check-in within two hours after any decision point presents the three behavior domains together for a time-locked outcome window; if no scheduled check-in falls in that window the app inserts one brief extra check-in, capped at four per day. The app records behavioral signals and does not store the content of participants' messages, posts, or texts.</w:t>
      </w:r>
    </w:p>
    <w:p w14:paraId="12BE3816" w14:textId="77777777" w:rsidR="00A67E49" w:rsidRDefault="00000000">
      <w:pPr>
        <w:spacing w:after="140" w:line="276" w:lineRule="auto"/>
      </w:pPr>
      <w:ins w:id="13" w:author="Yonghwan Chang" w:date="2026-08-05T12:00:00Z">
        <w:r>
          <w:t>Device. The wearable is a Garmin Venu 3 (45 mm), a commercially available, FDA-cleared-for-marketing consumer smartwatch worn on the non-dominant wrist. It uses optical photoplethysmography and an accelerometer to record heart rate, beat-to-beat intervals used to derive heart rate variability, step count and movement, and sleep timing and staging. The device applies no meaningful energy to the participant and delivers no stimulation. Location services, microphone, and camera functions are not used, and the device does not record audio, video, or GPS position for this study. Physiological data sync from the device to the Labfront platform, which the study uses for wearable data ingestion.</w:t>
        </w:r>
      </w:ins>
    </w:p>
    <w:p w14:paraId="267A5020" w14:textId="77777777" w:rsidR="00A67E49" w:rsidRDefault="00000000">
      <w:pPr>
        <w:spacing w:after="140" w:line="276" w:lineRule="auto"/>
      </w:pPr>
      <w:ins w:id="14" w:author="Yonghwan Chang" w:date="2026-08-05T12:00:00Z">
        <w:r>
          <w:t>App. Participants install a study-built smartphone application on their own device. The app presents the momentary check-ins, delivers coping prompts, records prompt delivery and response timestamps, and logs randomization decisions. The app does not access, read, or store the content of participants' text messages, social media posts, email, browsing history, contacts, photographs, or keystrokes. Behavioral outcomes are measured only through participants' own self-report at check-ins.</w:t>
        </w:r>
      </w:ins>
    </w:p>
    <w:p w14:paraId="3D60B4F1" w14:textId="77777777" w:rsidR="00A67E49" w:rsidRDefault="00000000">
      <w:pPr>
        <w:spacing w:after="140" w:line="276" w:lineRule="auto"/>
      </w:pPr>
      <w:ins w:id="15" w:author="Yonghwan Chang" w:date="2026-08-05T12:00:00Z">
        <w:r>
          <w:t>What participants do while wearing the device. Participants go about their normal daily lives. There is no assigned activity, no prescribed exercise, no dietary instruction, and no restriction on where participants go or what they do. They are asked to wear the device continuously, including during sleep, and to remove it only for charging, which takes roughly one hour every few days, and for any activity during which they would ordinarily remove a watch. Participants are told they may remove the device at any time, for any reason, including if the band becomes uncomfortable or irritating.</w:t>
        </w:r>
      </w:ins>
    </w:p>
    <w:p w14:paraId="420A48CF" w14:textId="77777777" w:rsidR="00A67E49" w:rsidRDefault="00000000">
      <w:pPr>
        <w:spacing w:after="140" w:line="276" w:lineRule="auto"/>
      </w:pPr>
      <w:ins w:id="16" w:author="Yonghwan Chang" w:date="2026-08-05T12:00:00Z">
        <w:r>
          <w:t xml:space="preserve">Restrictions. There are no study-imposed restrictions on participant behavior. Participants are instructed to follow the manufacturer's ordinary use guidance: the device is water-resistant for swimming and showering but is not intended for diving, and it should be removed if a rash or irritation develops. Participants engaged in contact sports or occupational activities where a wrist-worn device is prohibited are instructed to remove it for those periods, and such non-wear is treated as missing data rather than a </w:t>
        </w:r>
        <w:r>
          <w:lastRenderedPageBreak/>
          <w:t>protocol deviation. Participants are not asked to change their alcohol use, eating, social media use, or any other behavior during the study.</w:t>
        </w:r>
      </w:ins>
    </w:p>
    <w:p w14:paraId="1F97FD13" w14:textId="77777777" w:rsidR="00A67E49" w:rsidRDefault="00000000">
      <w:pPr>
        <w:spacing w:after="140" w:line="276" w:lineRule="auto"/>
      </w:pPr>
      <w:ins w:id="17" w:author="Yonghwan Chang" w:date="2026-08-05T12:00:00Z">
        <w:r>
          <w:t>Check-in frequency and timing. Participants receive five to six check-ins per day, delivered at semi-random times within participant-set waking hours so that prompts are not fully predictable and do not arrive during sleep. Each check-in takes one to two minutes. Check-ins may be dismissed or ignored without penalty; unanswered check-ins are recorded as missing. On days with a relevant sporting event, one check-in includes additional game-context items. The first check-in of each day includes brief morning items on sleep and the prior evening. Total expected daily burden is approximately ten minutes.</w:t>
        </w:r>
      </w:ins>
    </w:p>
    <w:p w14:paraId="24D48D82" w14:textId="77777777" w:rsidR="00A67E49" w:rsidRDefault="00000000">
      <w:pPr>
        <w:spacing w:before="200" w:after="80"/>
      </w:pPr>
      <w:r>
        <w:rPr>
          <w:b/>
          <w:bCs/>
          <w:i/>
          <w:iCs/>
        </w:rPr>
        <w:t>9.3 Adaptive prompts</w:t>
      </w:r>
    </w:p>
    <w:p w14:paraId="09457245" w14:textId="77777777" w:rsidR="00A67E49" w:rsidRDefault="00000000">
      <w:pPr>
        <w:spacing w:after="140" w:line="276" w:lineRule="auto"/>
      </w:pPr>
      <w:r>
        <w:t>At each available decision point the app randomizes whether to deliver a coping prompt and, if so, which type from a fixed message bank of brief cognitive-behavioral and acceptance-based suggestions plus an active control. Message eligibility is tailored to context, for example drinking-tagged messages are eligible only in drinking contexts and celebration messages when positive arousal is high. Delivery is capped and subject to safety overrides described in Section 11.</w:t>
      </w:r>
    </w:p>
    <w:p w14:paraId="483D83D4" w14:textId="77777777" w:rsidR="00A67E49" w:rsidRDefault="00000000">
      <w:pPr>
        <w:spacing w:after="140" w:line="276" w:lineRule="auto"/>
      </w:pPr>
      <w:ins w:id="18" w:author="Yonghwan Chang" w:date="2026-08-05T12:00:00Z">
        <w:r>
          <w:t>The micro-randomization period. Micro-randomization is active for approximately four of the five study weeks. Week one is a run-in period during which the device and app are worn and check-ins are completed but no coping prompts are delivered; this establishes each participant's own baseline, which is required because volatility thresholds are computed within person rather than against a group average. From week two through week five, the app evaluates up to six decision points per day. At each decision point the algorithm first determines availability, then randomizes with probability 0.5 whether to deliver a prompt, and if a prompt is to be delivered, randomly selects a message type from those eligible in that context. Every decision point, whether or not a prompt is sent, is logged with its randomization probability, the draw outcome, the eligible message pool, the selected message, and delivery timestamps, so that the analysis can weight observations correctly.</w:t>
        </w:r>
      </w:ins>
    </w:p>
    <w:p w14:paraId="7AF72FC8" w14:textId="77777777" w:rsidR="00A67E49" w:rsidRDefault="00000000">
      <w:pPr>
        <w:spacing w:after="140" w:line="276" w:lineRule="auto"/>
      </w:pPr>
      <w:ins w:id="19" w:author="Yonghwan Chang" w:date="2026-08-05T12:00:00Z">
        <w:r>
          <w:t>Availability. A decision point is unavailable, and no prompt is delivered, when the participant is asleep according to device data, when the device has not synced recently enough to evaluate the signal, when a prompt has been delivered within the preceding 60 minutes, when the daily cap has been reached, or when a safety override is in effect. Unavailable decision points are recorded and are handled explicitly in the analysis rather than being ignored.</w:t>
        </w:r>
      </w:ins>
    </w:p>
    <w:p w14:paraId="77F10EB4" w14:textId="77777777" w:rsidR="00A67E49" w:rsidRDefault="00000000">
      <w:pPr>
        <w:spacing w:after="140" w:line="276" w:lineRule="auto"/>
      </w:pPr>
      <w:ins w:id="20" w:author="Yonghwan Chang" w:date="2026-08-05T12:00:00Z">
        <w:r>
          <w:t>How often participants receive coping prompts, and when. A prompt is a single short message on the phone screen, one to three sentences long, taking roughly fifteen to thirty seconds to read. Because randomization is set at probability 0.5 across up to six decision points, participants receive on average about two to three prompts per day, with a hard maximum of four per day and a minimum interval of 60 minutes between prompts. Prompts are delivered only during participant-set waking hours. Timing is triggered by the participant's own recent emotional variability relative to their personal baseline, so prompts tend to arrive at moments of elevated volatility rather than on a fixed schedule. Message content is matched to context: for example, drinking-related messages are eligible only when the participant has reported a drinking context, urge, or plan. Participants may dismiss any prompt without responding.</w:t>
        </w:r>
      </w:ins>
    </w:p>
    <w:p w14:paraId="75CE03C0" w14:textId="77777777" w:rsidR="00A67E49" w:rsidRDefault="00000000">
      <w:pPr>
        <w:spacing w:before="200" w:after="80"/>
      </w:pPr>
      <w:r>
        <w:rPr>
          <w:b/>
          <w:bCs/>
          <w:i/>
          <w:iCs/>
        </w:rPr>
        <w:t>9.4 Feedback and exit</w:t>
      </w:r>
    </w:p>
    <w:p w14:paraId="7B72E065" w14:textId="77777777" w:rsidR="00A67E49" w:rsidRDefault="00000000">
      <w:pPr>
        <w:spacing w:after="140" w:line="276" w:lineRule="auto"/>
      </w:pPr>
      <w:r>
        <w:lastRenderedPageBreak/>
        <w:t>A brief rating follows each prompt. A short mid-study check occurs near week three, and exit questions and a system usability scale are completed at the end. Participants may also complete a brief semi-structured exit interview about their experience; with consent it is audio recorded, stored securely, and deleted after transcription.</w:t>
      </w:r>
    </w:p>
    <w:p w14:paraId="01178871" w14:textId="77777777" w:rsidR="00A67E49" w:rsidRDefault="00000000">
      <w:pPr>
        <w:spacing w:after="140" w:line="276" w:lineRule="auto"/>
      </w:pPr>
      <w:ins w:id="21" w:author="Yonghwan Chang" w:date="2026-08-05T12:00:00Z">
        <w:r>
          <w:t>The end-of-study interview is optional. Participants may decline the interview and remain fully enrolled, and declining does not affect compensation for any other component. Consent for the interview, and separately for audio recording of it, is documented on the consent form through initialed choices. The interview is scheduled within two weeks after the end of the five-week period and lasts approximately 20 to 30 minutes. It is conducted in person in private study space, or by video conference if the participant prefers. With permission the interview is audio recorded; recordings are transcribed with identifiers removed and the recordings are then destroyed. A participant who agrees to the interview but declines recording may still take part, with contemporaneous notes taken instead.</w:t>
        </w:r>
      </w:ins>
    </w:p>
    <w:p w14:paraId="7EDA135D" w14:textId="77777777" w:rsidR="00A67E49" w:rsidRDefault="00000000">
      <w:pPr>
        <w:spacing w:before="200" w:after="80"/>
      </w:pPr>
      <w:r>
        <w:rPr>
          <w:b/>
          <w:bCs/>
          <w:i/>
          <w:iCs/>
        </w:rPr>
        <w:t>9.5 Optional hair sample (REACT-Bio)</w:t>
      </w:r>
    </w:p>
    <w:p w14:paraId="0F25DF75" w14:textId="77777777" w:rsidR="00A67E49" w:rsidRDefault="00000000">
      <w:pPr>
        <w:spacing w:after="140" w:line="276" w:lineRule="auto"/>
      </w:pPr>
      <w:r>
        <w:t>For participants who consent separately and have sufficient hair length, a trained team member collects hair from the posterior vertex of the scalp using thinning shears of the kind commonly used in salons. For participants with long hair, the top layer is parted and clipped up so the sample is taken from a lower, concealed layer. Approximately 50 mg is collected, which is a single cut across a 4 to 5 cm length for hair at least 3 cm long; for hair 1 to 3 cm, several smaller samples are taken to reach sufficient volume. Thinning shears rather than standard scissors ensure no noticeable cosmetic change. The procedure resembles routine hair care in a barber or salon, is painless, and has minimal to no effect on appearance. Selection into the sub-study is by consent and hair-length feasibility only, not by any study variable. A short hair-hygiene and background questionnaire is collected at the same visit, because hair treatment, washing, hormonal contraception, and some medications affect readings and are needed as covariates. The specimen is not tested for drugs, DNA, or any clinical diagnosis.</w:t>
      </w:r>
    </w:p>
    <w:p w14:paraId="3AFA5682" w14:textId="77777777" w:rsidR="00A67E49" w:rsidRDefault="00000000">
      <w:pPr>
        <w:spacing w:after="140" w:line="276" w:lineRule="auto"/>
      </w:pPr>
      <w:r>
        <w:rPr>
          <w:i/>
          <w:iCs/>
          <w:color w:val="8A6D00"/>
          <w:sz w:val="20"/>
          <w:szCs w:val="20"/>
        </w:rPr>
        <w:t>Samples are stored in a moisture-controlled and light-controlled cabinet in a locked room to preserve steroid concentrations. Each sample is weighed and divided in two. One portion is labeled with a random participant identifier and assayed individually. The other portion is combined into a laboratory hair pool used only as a standard of comparison across assays; once pooled, there is no way to match hair to any individual, so the pooled material is permanently unidentifiable. Hair strands are cut into standard length segments beginning at the scalp end to represent hormone levels over a defined period based on known growth rates, washed with ethanol, and either cut into small pieces or ground to a fine powder before extraction. Quantification of cortisol and testosterone uses either commercially available enzyme-linked immunosorbent assays with intra- and inter-plate coefficients of variation below 15 percent, target 5 to 10 percent, or liquid chromatography-tandem mass spectrometry. Assays are performed in the laboratory of the biomarker co-investigator (Kertes). The individually identified portion is destroyed once assays are complete and is not banked for future research.</w:t>
      </w:r>
    </w:p>
    <w:p w14:paraId="30D58C40" w14:textId="77777777" w:rsidR="00A67E49" w:rsidRDefault="00000000">
      <w:pPr>
        <w:spacing w:after="140" w:line="276" w:lineRule="auto"/>
      </w:pPr>
      <w:ins w:id="22" w:author="Yonghwan Chang" w:date="2026-08-05T12:00:00Z">
        <w:r>
          <w:t xml:space="preserve">Sub-study eligibility. Sufficient hair length is not the only criterion. To take part in REACT-Bio a participant must be enrolled in the main study, must provide separate written consent for the hair sample, and must have at least approximately 1 cm of hair at the posterior vertex, which is the minimum from which an interpretable segment can be obtained. Participants are not eligible for the sub-study if they have a scalp condition, wound, or dermatologic treatment at the collection site, if their hair at the posterior vertex is fully covered by a weave, extensions, or other synthetic hair that prevents access to natural growth, or if they decline the hair-hygiene and background questionnaire, since the assay cannot be interpreted without those covariates. Recent chemical treatment, coloring, or bleaching does not </w:t>
        </w:r>
        <w:r>
          <w:lastRenderedPageBreak/>
          <w:t>exclude a participant, because these are recorded as covariates and adjusted for in the analysis. No participant is selected into or excluded from the sub-study on the basis of any study variable such as affect, behavior, or screening score, and declining the sub-study has no effect on participation in the main study or on compensation for the main study components.</w:t>
        </w:r>
      </w:ins>
    </w:p>
    <w:p w14:paraId="0B72309F" w14:textId="77777777" w:rsidR="00A67E49" w:rsidRDefault="00000000">
      <w:pPr>
        <w:spacing w:before="300" w:after="120"/>
      </w:pPr>
      <w:r>
        <w:rPr>
          <w:b/>
          <w:bCs/>
          <w:sz w:val="24"/>
          <w:szCs w:val="24"/>
        </w:rPr>
        <w:t>10.0  Instruments</w:t>
      </w:r>
    </w:p>
    <w:p w14:paraId="36BFEE2C" w14:textId="77777777" w:rsidR="00A67E49" w:rsidRDefault="00000000">
      <w:pPr>
        <w:spacing w:after="140" w:line="276" w:lineRule="auto"/>
        <w:rPr>
          <w:del w:id="23" w:author="Yonghwan Chang" w:date="2026-08-05T20:00:00Z"/>
        </w:rPr>
      </w:pPr>
      <w:del w:id="24" w:author="Yonghwan Chang" w:date="2026-08-05T20:00:00Z">
        <w:r>
          <w:delText>Attached instruments: Module A (baseline survey), Module B (momentary check-in item bank), Module C (feedback, usability, and exit interview guide), Modules D and E (message bank and micro-randomization, timing, and analysis specification), and the hair-hygiene and background questionnaire supplied by the biomarker co-investigator. Validated scales are administered verbatim with sources and scoring in Module A.</w:delText>
        </w:r>
      </w:del>
    </w:p>
    <w:p w14:paraId="7C20E07A" w14:textId="77777777" w:rsidR="00A67E49" w:rsidRDefault="00000000">
      <w:pPr>
        <w:spacing w:after="140" w:line="276" w:lineRule="auto"/>
      </w:pPr>
      <w:ins w:id="25" w:author="Yonghwan Chang" w:date="2026-08-05T20:00:00Z">
        <w:r>
          <w:t>Attached instruments. Four instrument documents are attached to this application and together contain the full content of everything administered to participants. They supersede the internal working drafts previously circulated as Modules A through E, whose content has been consolidated into them.</w:t>
        </w:r>
      </w:ins>
    </w:p>
    <w:p w14:paraId="1450A800" w14:textId="77777777" w:rsidR="00A67E49" w:rsidRDefault="00000000">
      <w:pPr>
        <w:spacing w:after="140" w:line="276" w:lineRule="auto"/>
      </w:pPr>
      <w:ins w:id="26" w:author="Yonghwan Chang" w:date="2026-08-05T20:00:00Z">
        <w:r>
          <w:t>The complete baseline survey instrument contains the baseline battery in administration order, with the validated and public-domain measures and the study-team items, and the sensitive block placed last. The study-team-authored measures document contains the momentary check-in item bank, the post-prompt rating, the mid-study pulse, the exit items, the exit interview guide, and the study-team baseline items. The intervention message bank contains the full text of every message the app can deliver, including the active control. The hair-hygiene and background questionnaire contains the covariate battery for the optional biomarker sub-study. Validated scales are administered verbatim, with sources and scoring given in the baseline survey instrument.</w:t>
        </w:r>
      </w:ins>
    </w:p>
    <w:p w14:paraId="7549CF41" w14:textId="77777777" w:rsidR="00A67E49" w:rsidRDefault="00000000">
      <w:pPr>
        <w:spacing w:after="140" w:line="276" w:lineRule="auto"/>
      </w:pPr>
      <w:ins w:id="27" w:author="Yonghwan Chang" w:date="2026-08-05T12:00:00Z">
        <w:r>
          <w:t>Schedule of measures. The following instruments are administered at the points indicated.</w:t>
        </w:r>
      </w:ins>
    </w:p>
    <w:p w14:paraId="2BA0E6DA" w14:textId="77777777" w:rsidR="00A67E49" w:rsidRDefault="00000000">
      <w:pPr>
        <w:spacing w:after="140" w:line="276" w:lineRule="auto"/>
      </w:pPr>
      <w:ins w:id="28" w:author="Yonghwan Chang" w:date="2026-08-05T12:00:00Z">
        <w:r>
          <w:t>At baseline, once, at the enrollment visit and in an online block completed within 48 hours: demographics and study-team context items; MacArthur subjective social status ladder; SSIS; study-team digital habits items; SUPPS-P; DERS-16; ERQ; BAQ; BSMAS; PSS-10; PROMIS Sleep Disturbance 4a; TFEQ-R18; MAIA-2; AUDIT-C; DMQ-R SF; B-YAACQ; study-team sports betting screening items, followed by the PGSI for anyone reporting past-year betting; study-team health and context items including appetite or weight medication, cannabis, and nicotine; Hunger Vital Sign; ASRS-5; UCLA 3-item loneliness scale; Everyday Discrimination Scale short form; rMEQ; study-team menstrual and hormonal context items for participants who menstruate; and, administered last as a clearly introduced sensitive block, PHQ-9, SCOFF, and the ACE questionnaire.</w:t>
        </w:r>
      </w:ins>
    </w:p>
    <w:p w14:paraId="56C504CC" w14:textId="77777777" w:rsidR="00A67E49" w:rsidRDefault="00000000">
      <w:pPr>
        <w:spacing w:after="140" w:line="276" w:lineRule="auto"/>
      </w:pPr>
      <w:ins w:id="29" w:author="Yonghwan Chang" w:date="2026-08-05T12:00:00Z">
        <w:r>
          <w:t>At the enrollment visit, once, for sub-study participants only: the hair-hygiene and background covariate questionnaire.</w:t>
        </w:r>
      </w:ins>
    </w:p>
    <w:p w14:paraId="5F55EA83" w14:textId="77777777" w:rsidR="00A67E49" w:rsidRDefault="00000000">
      <w:pPr>
        <w:spacing w:after="140" w:line="276" w:lineRule="auto"/>
      </w:pPr>
      <w:ins w:id="30" w:author="Yonghwan Chang" w:date="2026-08-05T12:00:00Z">
        <w:r>
          <w:t>Momentary check-ins, five to six times per day for approximately five weeks: current emotions and discrete affect items; situation, location, and social context items; and rotating domain items on eating, emotion regulation, alcohol, and online activity, each appearing at least twice daily. Game-context items appear only on days with a relevant sporting event. Morning items on sleep and the prior evening appear at the first check-in of the day. During the micro-randomization period, the first check-in within two hours after any decision point presents all four domain item sets together for a time-locked outcome window.</w:t>
        </w:r>
      </w:ins>
    </w:p>
    <w:p w14:paraId="7E128CB6" w14:textId="77777777" w:rsidR="00A67E49" w:rsidRDefault="00000000">
      <w:pPr>
        <w:spacing w:after="140" w:line="276" w:lineRule="auto"/>
      </w:pPr>
      <w:ins w:id="31" w:author="Yonghwan Chang" w:date="2026-08-05T12:00:00Z">
        <w:r>
          <w:lastRenderedPageBreak/>
          <w:t>After each delivered prompt, throughout the micro-randomization period: a two-item dismissible rating of whether the message was helpful and whether it changed what the participant did next.</w:t>
        </w:r>
      </w:ins>
    </w:p>
    <w:p w14:paraId="28AD1C41" w14:textId="77777777" w:rsidR="00A67E49" w:rsidRDefault="00000000">
      <w:pPr>
        <w:spacing w:after="140" w:line="276" w:lineRule="auto"/>
      </w:pPr>
      <w:ins w:id="32" w:author="Yonghwan Chang" w:date="2026-08-05T12:00:00Z">
        <w:r>
          <w:t>Once at approximately week three: a brief mid-study pulse on burden, prompt frequency, device comfort, and barriers to continuing.</w:t>
        </w:r>
      </w:ins>
    </w:p>
    <w:p w14:paraId="14219FF0" w14:textId="77777777" w:rsidR="00A67E49" w:rsidRDefault="00000000">
      <w:pPr>
        <w:spacing w:after="140" w:line="276" w:lineRule="auto"/>
      </w:pPr>
      <w:ins w:id="33" w:author="Yonghwan Chang" w:date="2026-08-05T12:00:00Z">
        <w:r>
          <w:t>At exit, once: prompt experience items; the System Usability Scale; retrospective change items; and the B-YAACQ repeated for the past 30 days.</w:t>
        </w:r>
      </w:ins>
    </w:p>
    <w:p w14:paraId="6901881C" w14:textId="77777777" w:rsidR="00A67E49" w:rsidRDefault="00000000">
      <w:pPr>
        <w:spacing w:after="140" w:line="276" w:lineRule="auto"/>
      </w:pPr>
      <w:ins w:id="34" w:author="Yonghwan Chang" w:date="2026-08-05T12:00:00Z">
        <w:r>
          <w:t>Within two weeks after exit, once, optional: the semi-structured interview guide.</w:t>
        </w:r>
      </w:ins>
    </w:p>
    <w:p w14:paraId="7ACF96C6" w14:textId="77777777" w:rsidR="00A67E49" w:rsidRDefault="00000000">
      <w:pPr>
        <w:spacing w:after="140" w:line="276" w:lineRule="auto"/>
      </w:pPr>
      <w:ins w:id="35" w:author="Yonghwan Chang" w:date="2026-08-05T14:00:00Z">
        <w:r>
          <w:t>Attached measure documents. Four instrument documents are attached to this application and contain the full content of everything administered to participants. The complete baseline survey instrument presents the baseline battery in administration order, containing the validated and public-domain measures listed above together with the study-team items, with the sensitive block placed last. The study-team-authored measures document contains the momentary check-in item bank, the post-prompt rating, the mid-study pulse, the exit items, the interview guide, and the study-team baseline items. The hair-hygiene and background questionnaire contains the covariate battery for the optional sub-study. The intervention message bank contains the full text of every message the app can deliver.</w:t>
        </w:r>
      </w:ins>
    </w:p>
    <w:p w14:paraId="08D82CC2" w14:textId="77777777" w:rsidR="00A67E49" w:rsidRDefault="00000000">
      <w:pPr>
        <w:spacing w:after="140" w:line="276" w:lineRule="auto"/>
      </w:pPr>
      <w:ins w:id="36" w:author="Yonghwan Chang" w:date="2026-08-05T14:00:00Z">
        <w:r>
          <w:t>Intervention message bank contents. The bank contains 26 messages, identified P001 through P026, each one to three sentences long and each tagged by the emotional state that makes it eligible, the technique it applies, and its length. Twelve messages apply cognitive-behavioral techniques: thought record, perspective-taking, decatastrophizing, cost-benefit check, implementation intention, and behavioral redirect. Fourteen apply acceptance-based techniques: cognitive defusion, acceptance, values anchoring, urge surfing, and present-moment grounding. Eligibility tags are high-arousal anger, high-arousal anxiety, interpersonal conflict, urge or craving, low mood or withdrawal, and general stress. An active-control condition delivers a brief neutral, non-directive message so that receiving any message can be separated from receiving a coping message. The full text of all messages is provided in the attached message bank document. No message is generated dynamically and no message text is altered during the study.</w:t>
        </w:r>
      </w:ins>
    </w:p>
    <w:p w14:paraId="6839C77F" w14:textId="77777777" w:rsidR="00A67E49" w:rsidRDefault="00000000">
      <w:pPr>
        <w:spacing w:before="300" w:after="120"/>
      </w:pPr>
      <w:r>
        <w:rPr>
          <w:b/>
          <w:bCs/>
          <w:sz w:val="24"/>
          <w:szCs w:val="24"/>
        </w:rPr>
        <w:t>11.0  Risks, distress response, and safety</w:t>
      </w:r>
    </w:p>
    <w:p w14:paraId="0BA735BF" w14:textId="77777777" w:rsidR="00A67E49" w:rsidRDefault="00000000">
      <w:pPr>
        <w:spacing w:after="140" w:line="276" w:lineRule="auto"/>
      </w:pPr>
      <w:r>
        <w:t>Risks are low. Some questions ask about sensitive topics including mood, eating, alcohol, gambling, and difficult childhood experiences and may cause discomfort; every item may be skipped, and support resources are shown at the end regardless of answers. The hair sample carries little risk, with a rare small visible spot where hair was taken. The wrist device may cause minor skin irritation. There is a small privacy risk inherent in collecting personal data, addressed in Section 12.</w:t>
      </w:r>
    </w:p>
    <w:p w14:paraId="28C5955D" w14:textId="77777777" w:rsidR="00A67E49" w:rsidRDefault="00000000">
      <w:pPr>
        <w:spacing w:after="140" w:line="276" w:lineRule="auto"/>
      </w:pPr>
      <w:ins w:id="37" w:author="Yonghwan Chang" w:date="2026-08-05T12:00:00Z">
        <w:r>
          <w:t xml:space="preserve">Risks of smartphone prompt delivery. Just-in-time adaptive interventions carry recognized risks distinct from those of the content itself, described in the intervention literature (Nahum-Shani et al., 2018). Prompts may arrive at inopportune or unwanted moments, may be experienced as intrusive, and may produce burden, habituation, or disengagement when delivered too frequently. A prompt may also be poorly matched to a participant's actual state, since detection relies on imperfect signals. The protocol addresses these directly: delivery is capped at four prompts per day with a minimum 60-minute interval, prompts are confined to participant-set waking hours, messages are brief and dismissible without response, contextual eligibility rules prevent obviously mismatched content, burden and prompt </w:t>
        </w:r>
        <w:r>
          <w:lastRenderedPageBreak/>
          <w:t>frequency are assessed at the mid-study pulse, and any distress signal suspends randomization in favor of a resource card. There is also a small risk that a prompt could be seen by someone near the participant; message text is short, non-diagnostic, and does not identify the study topic on the lock screen.</w:t>
        </w:r>
      </w:ins>
    </w:p>
    <w:p w14:paraId="3EFFD45F" w14:textId="77777777" w:rsidR="00A67E49" w:rsidRDefault="00000000">
      <w:pPr>
        <w:spacing w:after="140" w:line="276" w:lineRule="auto"/>
      </w:pPr>
      <w:ins w:id="38" w:author="Yonghwan Chang" w:date="2026-08-05T12:00:00Z">
        <w:r>
          <w:t>Risks of wearing the device. Wrist-worn consumer monitors can cause contact dermatitis, skin irritation, redness, or pressure marks, particularly with continuous wear, a tight band, or trapped moisture. This is a documented risk for this device class; the United States Consumer Product Safety Commission recalled the Fitbit Force in March 2014 after reports of skin irritation in users. Participants are instructed on band fit, on keeping the band and wrist dry and clean, and to remove the device and notify the team if any rash or irritation develops. Non-wear for this reason is permitted at any time and is treated as missing data, not as a deviation. There is no risk of energy delivery, since the device is passive and applies only optical sensing. A secondary risk is that continuous self-monitoring of physiological data could increase health-related worry in some individuals; participants are not shown volatility scores or analytic output, and device-facing feedback is limited to the consumer functions of the watch itself.</w:t>
        </w:r>
      </w:ins>
    </w:p>
    <w:p w14:paraId="77831434" w14:textId="77777777" w:rsidR="00A67E49" w:rsidRDefault="00000000">
      <w:pPr>
        <w:spacing w:after="140" w:line="276" w:lineRule="auto"/>
      </w:pPr>
      <w:ins w:id="39" w:author="Yonghwan Chang" w:date="2026-08-05T12:00:00Z">
        <w:r>
          <w:t>Risks for the populations included. Students are enrolled as a group requiring additional consideration, and the specific risk is a perceived connection between research participation and academic standing. The protocol addresses this by recruiting through general advertisement rather than any course, by excluding recruitment of the principal investigator's own students, by having consent obtained by staff with no authority over participants, and by stating in the consent that participation has no bearing on grades or standing. Participants who are pregnant or become pregnant remain eligible; no procedure carries a known risk to pregnancy, and no drug, device, radiation, or invasive procedure is involved. Some participants will be under the legal drinking age, so alcohol reporting carries a legal-exposure risk; this is mitigated by coded data, separate storage of identifiers, and the Certificate of Confidentiality. Because the battery includes childhood adversity, mood, disordered-eating, and gambling measures, some participants may have current or past psychological difficulty; every item is skippable, the sensitive block is placed last behind an introductory statement, positive screens route the written staff referral procedure, and the self-harm item triggers same-day staff contact.</w:t>
        </w:r>
      </w:ins>
    </w:p>
    <w:p w14:paraId="7AAB0AF8" w14:textId="77777777" w:rsidR="00A67E49" w:rsidRDefault="00000000">
      <w:pPr>
        <w:spacing w:after="140" w:line="276" w:lineRule="auto"/>
      </w:pPr>
      <w:r>
        <w:t>A positive screen on the depression screen, the disordered-eating screen, high-risk alcohol screening, a problem-gambling severity at or above the established cutoff, or the food-insecurity item, or any free-text disclosure indicating current risk of harm to self or others, routes an alert to trained staff rather than an automated message to the participant. Staff follow a written procedure to provide standing resources, including the counseling center, eating-disorder and alcohol services, the problem-gambling helpline, and campus food resources. Provision of resources is documented. Screens are for characterization and safety only, never affect eligibility, and staff do not diagnose.</w:t>
      </w:r>
    </w:p>
    <w:p w14:paraId="0ED0C482" w14:textId="77777777" w:rsidR="00A67E49" w:rsidRDefault="00000000">
      <w:pPr>
        <w:spacing w:after="140" w:line="276" w:lineRule="auto"/>
      </w:pPr>
      <w:r>
        <w:t xml:space="preserve">Because the depression screen (PHQ-9) includes an item on thoughts of self-harm, a specific written procedure applies. Any nonzero response to that item, or a total score in the moderately severe or severe range, generates an immediate alert to trained study staff, who contact the participant the same day using a scripted check-in. Staff do not assess or diagnose. They confirm current safety, provide the counseling center and the 988 Suicide and Crisis Lifeline, and for any indication of imminent risk contact emergency services and follow University of Florida procedures. The principal investigator is notified of every such alert, and each contact and the resources provided are documented. Staff are trained on this </w:t>
      </w:r>
      <w:r>
        <w:lastRenderedPageBreak/>
        <w:t>procedure before any participant contact. The item may be skipped like any other, and the screen never affects eligibility.</w:t>
      </w:r>
    </w:p>
    <w:p w14:paraId="7A0F5ECE" w14:textId="77777777" w:rsidR="00A67E49" w:rsidRDefault="00000000">
      <w:pPr>
        <w:spacing w:after="140" w:line="276" w:lineRule="auto"/>
      </w:pPr>
      <w:r>
        <w:t>During the intensive period, any distress signal suspends prompt randomization for that participant and the app shows a resource card instead of a coping message. Because the hair sample is collected at an in-person visit rather than through the app, these overrides also cover the biomarker component.</w:t>
      </w:r>
    </w:p>
    <w:p w14:paraId="3AB4EBCA" w14:textId="77777777" w:rsidR="00A67E49" w:rsidRDefault="00000000">
      <w:pPr>
        <w:spacing w:before="300" w:after="120"/>
      </w:pPr>
      <w:r>
        <w:rPr>
          <w:b/>
          <w:bCs/>
          <w:sz w:val="24"/>
          <w:szCs w:val="24"/>
        </w:rPr>
        <w:t>12.0  Privacy, confidentiality, and data management</w:t>
      </w:r>
    </w:p>
    <w:p w14:paraId="49C66DE3" w14:textId="77777777" w:rsidR="00A67E49" w:rsidRDefault="00000000">
      <w:pPr>
        <w:spacing w:after="140" w:line="276" w:lineRule="auto"/>
      </w:pPr>
      <w:r>
        <w:t>Survey responses, device data, and hair results are labeled with a code rather than a name. The link between code and identity is stored separately on secure, access-controlled university systems and is reachable only by the study team. Raw wearable data are archived in HIPAA-aligned storage. Identifiable information is minimized, and results are reported so that no individual is identifiable. Oversight bodies, including the University of Florida IRB, may review records to confirm proper conduct.</w:t>
      </w:r>
    </w:p>
    <w:p w14:paraId="5C727E92" w14:textId="77777777" w:rsidR="00A67E49" w:rsidRDefault="00000000">
      <w:pPr>
        <w:spacing w:after="140" w:line="276" w:lineRule="auto"/>
      </w:pPr>
      <w:ins w:id="40" w:author="Yonghwan Chang" w:date="2026-08-05T21:00:00Z">
        <w:r>
          <w:t>Sources of information. All information is obtained directly from participants. There is no use of medical records, clinical databases, educational records, existing research databases, or data previously collected for other purposes. The sources are: participant self-report through the baseline survey, the momentary check-ins, the mid-study and exit questions, and the optional exit interview; passive sensor data from the wrist-worn Garmin device, specifically heart rate, beat-to-beat intervals used to derive heart rate variability, activity and step count, and sleep timing; behavioral signals logged by the study app, specifically check-in responses, prompt delivery and response timestamps, and randomization records; and, for sub-study participants, the hair specimen and its assay values.</w:t>
        </w:r>
      </w:ins>
    </w:p>
    <w:p w14:paraId="2F6E9077" w14:textId="77777777" w:rsidR="00A67E49" w:rsidRDefault="00000000">
      <w:pPr>
        <w:spacing w:after="140" w:line="276" w:lineRule="auto"/>
      </w:pPr>
      <w:ins w:id="41" w:author="Yonghwan Chang" w:date="2026-08-05T21:00:00Z">
        <w:r>
          <w:t>The study app records these signals only. It does not access, read, or store the content of participants' social media posts, text messages, email, browsing history, contacts, photographs, or keystrokes, and it does not collect GPS location, audio, or video. Reactive online behavior is measured entirely through participants' own self-report at check-ins rather than through any monitoring of their accounts or devices.</w:t>
        </w:r>
      </w:ins>
    </w:p>
    <w:p w14:paraId="3FA8EE83" w14:textId="77777777" w:rsidR="00A67E49" w:rsidRDefault="00000000">
      <w:pPr>
        <w:spacing w:after="140" w:line="276" w:lineRule="auto"/>
      </w:pPr>
      <w:ins w:id="42" w:author="Yonghwan Chang" w:date="2026-08-05T21:00:00Z">
        <w:r>
          <w:t>Identifiers collected. The study collects participant name, email address, and telephone number for scheduling and compensation; dates of visits and data collection; the serial number of the wearable device issued to each participant; and the IP address recorded by the survey platform. Each participant is assigned a study code, and all study data are stored under that code. No Social Security number is collected, since compensation is below the threshold requiring it. No medical record numbers, photographs, biometric identifiers, or geographic identifiers below state level are collected.</w:t>
        </w:r>
      </w:ins>
    </w:p>
    <w:p w14:paraId="4ED2E3CB" w14:textId="77777777" w:rsidR="00A67E49" w:rsidRDefault="00000000">
      <w:pPr>
        <w:spacing w:after="140" w:line="276" w:lineRule="auto"/>
      </w:pPr>
      <w:r>
        <w:t>We will apply for an NIH Certificate of Confidentiality, which protects identifiable, sensitive research information from most compelled disclosure. Its limits are stated in the consent: it does not prevent action to protect a participant or others from serious and current harm, and it does not remove reporting duties required by law. The hair specimen is coded, stored securely during analysis, and destroyed after assays are complete.</w:t>
      </w:r>
    </w:p>
    <w:p w14:paraId="0B79B22C" w14:textId="77777777" w:rsidR="00A67E49" w:rsidRDefault="00000000">
      <w:pPr>
        <w:spacing w:after="140" w:line="276" w:lineRule="auto"/>
        <w:rPr>
          <w:del w:id="43" w:author="Yonghwan Chang" w:date="2026-08-05T18:00:00Z"/>
        </w:rPr>
      </w:pPr>
      <w:del w:id="44" w:author="Yonghwan Chang" w:date="2026-08-05T18:00:00Z">
        <w:r>
          <w:rPr>
            <w:i/>
            <w:iCs/>
            <w:color w:val="8A6D00"/>
            <w:sz w:val="20"/>
            <w:szCs w:val="20"/>
          </w:rPr>
          <w:delText>[Confirm the storage systems named in the protocol match your data security plan, for example UF HiPerGator for raw wearable archive and the app or SaaS pipeline for check-in and device data. Attach the data security plan if the smartform requests it.]</w:delText>
        </w:r>
      </w:del>
    </w:p>
    <w:p w14:paraId="56B50A24" w14:textId="77777777" w:rsidR="00A67E49" w:rsidRDefault="00000000">
      <w:pPr>
        <w:spacing w:after="140" w:line="276" w:lineRule="auto"/>
      </w:pPr>
      <w:ins w:id="45" w:author="Yonghwan Chang" w:date="2026-08-05T18:00:00Z">
        <w:r>
          <w:t xml:space="preserve">Systems used. Screening and baseline survey data are collected in UF Qualtrics. Momentary check-in responses, prompt delivery records, and randomization logs are collected through the study application </w:t>
        </w:r>
        <w:r>
          <w:lastRenderedPageBreak/>
          <w:t>and held in an access-controlled study database on University-approved cloud infrastructure administered by the study team. Wearable physiological data are ingested through the Labfront platform and archived on UF HiPerGator under the supervision of the co-investigator responsible for data security. Hair assay results are generated in the biomarker co-investigator's laboratory and transferred to the study team as coded values only. The file linking participant codes to identities, and the contact information used for scheduling and compensation, are stored separately from all study data in an access-controlled location available only to the study team. Access to every system requires individual named credentials, and data are encrypted in transit and at rest.</w:t>
        </w:r>
      </w:ins>
    </w:p>
    <w:p w14:paraId="7A52DDD8" w14:textId="77777777" w:rsidR="00A67E49" w:rsidRDefault="00000000">
      <w:pPr>
        <w:spacing w:before="300" w:after="120"/>
      </w:pPr>
      <w:r>
        <w:rPr>
          <w:b/>
          <w:bCs/>
          <w:sz w:val="24"/>
          <w:szCs w:val="24"/>
        </w:rPr>
        <w:t>13.0  Compensation</w:t>
      </w:r>
    </w:p>
    <w:p w14:paraId="58158E58" w14:textId="77777777" w:rsidR="00A67E49" w:rsidRDefault="00000000">
      <w:pPr>
        <w:spacing w:after="140" w:line="276" w:lineRule="auto"/>
      </w:pPr>
      <w:r>
        <w:t>Participants receive up to $100, paid on a University of Florida Visa prepaid card through the Research Participant Payments system. Payment is prorated across the study so that a participant who stops early is paid for the parts completed. The system collects the information the university needs for records and tax reporting; payments may be reportable income.</w:t>
      </w:r>
    </w:p>
    <w:p w14:paraId="4E02AEF1" w14:textId="77777777" w:rsidR="00A67E49" w:rsidRDefault="00000000">
      <w:pPr>
        <w:spacing w:after="140" w:line="276" w:lineRule="auto"/>
        <w:rPr>
          <w:del w:id="46" w:author="Yonghwan Chang" w:date="2026-08-05T18:00:00Z"/>
        </w:rPr>
      </w:pPr>
      <w:del w:id="47" w:author="Yonghwan Chang" w:date="2026-08-05T18:00:00Z">
        <w:r>
          <w:rPr>
            <w:i/>
            <w:iCs/>
            <w:color w:val="8A6D00"/>
            <w:sz w:val="20"/>
            <w:szCs w:val="20"/>
          </w:rPr>
          <w:delText>[State the payment split you want, for example an amount at the enrollment visit including the hair sample and the remainder at completion. The team member who processes payments must be a UF employee with RSH320, PRV800, and PRV804 training and listed on the study fund request.]</w:delText>
        </w:r>
      </w:del>
    </w:p>
    <w:p w14:paraId="57FE3FBF" w14:textId="77777777" w:rsidR="00A67E49" w:rsidRDefault="00000000">
      <w:pPr>
        <w:spacing w:after="140" w:line="276" w:lineRule="auto"/>
      </w:pPr>
      <w:ins w:id="48" w:author="Yonghwan Chang" w:date="2026-08-05T18:00:00Z">
        <w:r>
          <w:t>Payment schedule. Compensation accrues as $20 for the enrollment visit and baseline survey, $50 for the five weeks of check-ins and device wear, and $30 for the end-of-study questions, for a maximum of $100. Payment is issued on a single card after all study activities are complete rather than in several disbursements. A participant who withdraws early is paid for the components completed, issued after they leave the study. The optional hair sample and the optional exit interview are not separately compensated, and declining either has no effect on the amount earned. Payments are processed through the University of Florida Research Participant Payments program by a study team member holding the required training and security role.</w:t>
        </w:r>
      </w:ins>
    </w:p>
    <w:p w14:paraId="4FE06751" w14:textId="77777777" w:rsidR="00A67E49" w:rsidRDefault="00000000">
      <w:pPr>
        <w:spacing w:before="300" w:after="120"/>
      </w:pPr>
      <w:r>
        <w:rPr>
          <w:b/>
          <w:bCs/>
          <w:sz w:val="24"/>
          <w:szCs w:val="24"/>
        </w:rPr>
        <w:t>14.0  Benefits</w:t>
      </w:r>
    </w:p>
    <w:p w14:paraId="6EE85B99" w14:textId="77777777" w:rsidR="00A67E49" w:rsidRDefault="00000000">
      <w:pPr>
        <w:spacing w:after="140" w:line="276" w:lineRule="auto"/>
      </w:pPr>
      <w:r>
        <w:t>Participants may receive no direct benefit. Some may find the check-ins and coping prompts useful in the moment, though this is not assured. The knowledge gained may help design better support for students.</w:t>
      </w:r>
    </w:p>
    <w:p w14:paraId="630F003B" w14:textId="77777777" w:rsidR="00A67E49" w:rsidRDefault="00000000">
      <w:pPr>
        <w:spacing w:before="300" w:after="120"/>
      </w:pPr>
      <w:r>
        <w:rPr>
          <w:b/>
          <w:bCs/>
          <w:sz w:val="24"/>
          <w:szCs w:val="24"/>
        </w:rPr>
        <w:t>15.0  Analysis</w:t>
      </w:r>
    </w:p>
    <w:p w14:paraId="5188B6D1" w14:textId="77777777" w:rsidR="00A67E49" w:rsidRDefault="00000000">
      <w:pPr>
        <w:spacing w:after="140" w:line="276" w:lineRule="auto"/>
      </w:pPr>
      <w:r>
        <w:t xml:space="preserve">Proximal effects are estimated with the weighted and centered least squares method for causal excursion effects (Boruvka et al., 2018), which accounts for randomization probabilities and availability and yields the average effect of a prompt, and of each message type, on the proximal outcome. Moderation is tested by adding the pre-specified moderators as effect modifiers, including time as a moderator to see whether prompt effects fade. Missing check-ins and unavailable decision points are handled within this framework rather than imputed, and sensitivity analyses vary the outcome window and the availability definition. Biological moderation analyses run in the hair sub-sample: the confirmatory model tests ACE as a moderator of the hair cortisol association with reactive behavior, and an exploratory model tests hair testosterone and the cortisol-by-testosterone interaction, with hair-treatment, washing, contraception, and medication covariates included. Because the sub-sample is </w:t>
      </w:r>
      <w:r>
        <w:lastRenderedPageBreak/>
        <w:t>selected by consent and hair-length feasibility rather than by any study variable, these analyses are framed as feasibility plus signal, and the report describes how the sub-sample compares to the full cohort on key characteristics.</w:t>
      </w:r>
    </w:p>
    <w:p w14:paraId="04DA5289" w14:textId="77777777" w:rsidR="00A67E49" w:rsidRDefault="00000000">
      <w:pPr>
        <w:spacing w:after="140" w:line="276" w:lineRule="auto"/>
      </w:pPr>
      <w:ins w:id="49" w:author="Yonghwan Chang" w:date="2026-08-05T12:00:00Z">
        <w:r>
          <w:t>Volatility detection and the decision rule. The momentary volatility index is the mean square of successive differences (MSSD) computed on consecutive momentary affect ratings (Jahng, Wood, and Trull, 2008). MSSD is computed strictly within person: each participant's threshold is the 80th percentile of that participant's own expanding distribution of MSSD values, established during the week-one run-in and updated as data accumulate. No pooled or cohort-level threshold is used, since a group threshold would misclassify participants whose typical variability is high or low. A decision point is flagged when the current MSSD exceeds the participant's own threshold, subject to the availability, cooldown, and daily-cap rules described in section 9.3. Threshold parameters were calibrated in advance through a sensitivity analysis on simulated data across a grid of quantile and run-in-length values with repeated replications per cell.</w:t>
        </w:r>
      </w:ins>
    </w:p>
    <w:p w14:paraId="469D06BE" w14:textId="77777777" w:rsidR="00A67E49" w:rsidRDefault="00000000">
      <w:pPr>
        <w:spacing w:after="140" w:line="276" w:lineRule="auto"/>
      </w:pPr>
      <w:ins w:id="50" w:author="Yonghwan Chang" w:date="2026-08-05T12:00:00Z">
        <w:r>
          <w:t>Primary analysis. The primary estimand is the causal excursion effect: the average difference in the proximal outcome in the window following a decision point at which a prompt was delivered versus not delivered, averaged over available decision points. This is estimated by weighted and centered least squares (Boruvka et al., 2018), with weights derived from the known randomization probability of 0.5 and centering on the randomization probability, which yields a consistent estimate of the marginal excursion effect without requiring a model for the outcome under no treatment. Standard errors use a sandwich estimator with small-sample correction, clustering at the participant level. Proximal outcomes are drawn from the time-locked check-in within two hours after the decision point: self-reported urge to post reactively, self-reported reactive online behavior, self-reported drinking and drinking urge, and self-reported emotional or uncontrolled eating, each analyzed separately.</w:t>
        </w:r>
      </w:ins>
    </w:p>
    <w:p w14:paraId="111890FA" w14:textId="77777777" w:rsidR="00A67E49" w:rsidRDefault="00000000">
      <w:pPr>
        <w:spacing w:after="140" w:line="276" w:lineRule="auto"/>
      </w:pPr>
      <w:ins w:id="51" w:author="Yonghwan Chang" w:date="2026-08-05T12:00:00Z">
        <w:r>
          <w:t>Moderation analyses. Pre-specified moderators are entered as effect modifiers of the excursion effect. Momentary moderators include current arousal from the wearable, recent affect valence and discrete emotions, game context and win or loss state, location and social context, time of day, standing behavioral urge, and response to the previous prompt. Tier 1 baseline moderators are negative and positive urgency, coping drinking motives, emotional and uncontrolled eating, and the MAIA interoception subscales. Time in study is included as a moderator to test whether prompt effects attenuate with repeated exposure. Message type is compared against the active control and against other types.</w:t>
        </w:r>
      </w:ins>
    </w:p>
    <w:p w14:paraId="767E7426" w14:textId="77777777" w:rsidR="00A67E49" w:rsidRDefault="00000000">
      <w:pPr>
        <w:spacing w:after="140" w:line="276" w:lineRule="auto"/>
      </w:pPr>
      <w:ins w:id="52" w:author="Yonghwan Chang" w:date="2026-08-05T12:00:00Z">
        <w:r>
          <w:t>Biomarker analyses. In the REACT-Bio sub-sample, hair cortisol and hair testosterone concentrations are log-transformed to address skew and are winsorized at the extremes. The confirmatory model tests whether ACE score moderates the association between hair cortisol and momentary reactive behavior. Exploratory models test hair testosterone, and the cortisol-by-testosterone interaction consistent with a dual-hormone account, alone and in interaction with subjective social status and, on game days, fandom. All steroid models adjust for the hair-treatment, washing, hormonal contraception, and medication covariates from the sub-study appendix, without which the concentrations are not interpretable. Because the sub-sample is defined by consent and hair-length feasibility rather than by any study variable, these analyses are reported as feasibility plus signal, with a comparison of the sub-sample to the full cohort on key characteristics.</w:t>
        </w:r>
      </w:ins>
    </w:p>
    <w:p w14:paraId="6C3AD1E2" w14:textId="77777777" w:rsidR="00A67E49" w:rsidRDefault="00000000">
      <w:pPr>
        <w:spacing w:after="140" w:line="276" w:lineRule="auto"/>
      </w:pPr>
      <w:ins w:id="53" w:author="Yonghwan Chang" w:date="2026-08-05T12:00:00Z">
        <w:r>
          <w:lastRenderedPageBreak/>
          <w:t>Missing data and sensitivity. Unanswered check-ins and unavailable decision points are handled within the weighted estimating-equation framework rather than imputed, since availability is part of the estimand's definition. Device non-wear is inferred from the absence of valid physiological data, because the platform exports no explicit wear-status field, and wear time is summarized descriptively against the 80 percent benchmark. Sensitivity analyses vary the proximal outcome window, the definition of availability, the MSSD threshold quantile, and the handling of participants with low check-in completion. Feasibility outcomes are summarized descriptively with confidence intervals against the pre-registered benchmarks. Analyses are conducted in R and Python, with analysis code and the decision log retained for reproducibility.</w:t>
        </w:r>
      </w:ins>
    </w:p>
    <w:p w14:paraId="2792C383" w14:textId="77777777" w:rsidR="00A67E49" w:rsidRDefault="00000000">
      <w:pPr>
        <w:spacing w:before="300" w:after="120"/>
      </w:pPr>
      <w:r>
        <w:rPr>
          <w:b/>
          <w:bCs/>
          <w:sz w:val="24"/>
          <w:szCs w:val="24"/>
        </w:rPr>
        <w:t>16.0  References</w:t>
      </w:r>
    </w:p>
    <w:p w14:paraId="44634E88" w14:textId="77777777" w:rsidR="00A67E49" w:rsidRDefault="00000000">
      <w:pPr>
        <w:spacing w:after="60" w:line="264" w:lineRule="auto"/>
        <w:ind w:left="360" w:hanging="360"/>
      </w:pPr>
      <w:r>
        <w:rPr>
          <w:sz w:val="20"/>
          <w:szCs w:val="20"/>
        </w:rPr>
        <w:t>Boruvka, A., Almirall, D., Witkiewitz, K., &amp; Murphy, S. A. (2018). Assessing time-varying causal effect moderation in mobile health. Journal of the American Statistical Association, 113(523), 1112-1121.</w:t>
      </w:r>
    </w:p>
    <w:p w14:paraId="30C89E5C" w14:textId="77777777" w:rsidR="00A67E49" w:rsidRDefault="00000000">
      <w:pPr>
        <w:spacing w:after="60" w:line="264" w:lineRule="auto"/>
        <w:ind w:left="360" w:hanging="360"/>
      </w:pPr>
      <w:r>
        <w:rPr>
          <w:sz w:val="20"/>
          <w:szCs w:val="20"/>
        </w:rPr>
        <w:t>Felitti, V. J., et al. (1998). Relationship of childhood abuse and household dysfunction to many of the leading causes of death in adults. American Journal of Preventive Medicine, 14(4), 245-258.</w:t>
      </w:r>
    </w:p>
    <w:p w14:paraId="1B6FF8EE" w14:textId="77777777" w:rsidR="00A67E49" w:rsidRDefault="00000000">
      <w:pPr>
        <w:spacing w:after="60" w:line="264" w:lineRule="auto"/>
        <w:ind w:left="360" w:hanging="360"/>
      </w:pPr>
      <w:r>
        <w:rPr>
          <w:sz w:val="20"/>
          <w:szCs w:val="20"/>
        </w:rPr>
        <w:t>Jahng, S., Wood, P. K., &amp; Trull, T. J. (2008). Analysis of affective instability in ecological momentary assessment. Psychological Methods, 13(4), 354-375.</w:t>
      </w:r>
    </w:p>
    <w:p w14:paraId="31AD7D35" w14:textId="77777777" w:rsidR="00A67E49" w:rsidRDefault="00000000">
      <w:pPr>
        <w:spacing w:after="60" w:line="264" w:lineRule="auto"/>
        <w:ind w:left="360" w:hanging="360"/>
      </w:pPr>
      <w:r>
        <w:rPr>
          <w:sz w:val="20"/>
          <w:szCs w:val="20"/>
        </w:rPr>
        <w:t>Kuppens, P., Oravecz, Z., &amp; Tuerlinckx, F. (2010). Feelings change: Accounting for individual differences in the temporal dynamics of affect. Journal of Personality and Social Psychology, 99(6), 1042-1060.</w:t>
      </w:r>
    </w:p>
    <w:p w14:paraId="67A91D50" w14:textId="77777777" w:rsidR="00A67E49" w:rsidRDefault="00000000">
      <w:pPr>
        <w:spacing w:after="60" w:line="264" w:lineRule="auto"/>
        <w:ind w:left="360" w:hanging="360"/>
      </w:pPr>
      <w:r>
        <w:rPr>
          <w:sz w:val="20"/>
          <w:szCs w:val="20"/>
        </w:rPr>
        <w:t>Liao, P., Klasnja, P., Tewari, A., &amp; Murphy, S. A. (2016). Sample size calculations for micro-randomized trials in mHealth. Statistics in Medicine, 35(12), 1944-1971.</w:t>
      </w:r>
    </w:p>
    <w:p w14:paraId="5DD675B4" w14:textId="77777777" w:rsidR="00A67E49" w:rsidRDefault="00000000">
      <w:pPr>
        <w:spacing w:after="60" w:line="264" w:lineRule="auto"/>
        <w:ind w:left="360" w:hanging="360"/>
      </w:pPr>
      <w:ins w:id="54" w:author="Yonghwan Chang" w:date="2026-08-05T12:00:00Z">
        <w:r>
          <w:rPr>
            <w:sz w:val="20"/>
            <w:szCs w:val="20"/>
          </w:rPr>
          <w:t>Nahum-Shani, I., Smith, S. N., Spring, B. J., Collins, L. M., Witkiewitz, K., Tewari, A., &amp; Murphy, S. A. (2018). Just-in-time adaptive interventions (JITAIs) in mobile health: Key components and design principles for ongoing health behavior support. Annals of Behavioral Medicine, 52(6), 446-462.</w:t>
        </w:r>
      </w:ins>
    </w:p>
    <w:p w14:paraId="076E6CF6" w14:textId="77777777" w:rsidR="00A67E49" w:rsidRDefault="00000000">
      <w:pPr>
        <w:spacing w:after="60" w:line="264" w:lineRule="auto"/>
        <w:ind w:left="360" w:hanging="360"/>
      </w:pPr>
      <w:ins w:id="55" w:author="Yonghwan Chang" w:date="2026-08-05T12:00:00Z">
        <w:r>
          <w:rPr>
            <w:sz w:val="20"/>
            <w:szCs w:val="20"/>
          </w:rPr>
          <w:t>U.S. Consumer Product Safety Commission. (2014, March 12). Fitbit recalls Force activity-tracking wristband due to risk of skin irritation. Recall announcement.</w:t>
        </w:r>
      </w:ins>
    </w:p>
    <w:p w14:paraId="3256C26E" w14:textId="77777777" w:rsidR="00A67E49" w:rsidRDefault="00000000">
      <w:pPr>
        <w:spacing w:after="60" w:line="264" w:lineRule="auto"/>
        <w:ind w:left="360" w:hanging="360"/>
      </w:pPr>
      <w:r>
        <w:rPr>
          <w:sz w:val="20"/>
          <w:szCs w:val="20"/>
        </w:rPr>
        <w:t>Shiffman, S., Stone, A. A., &amp; Hufford, M. R. (2008). Ecological momentary assessment. Annual Review of Clinical Psychology, 4, 1-32.</w:t>
      </w:r>
    </w:p>
    <w:p w14:paraId="456DBE1E" w14:textId="77777777" w:rsidR="00A67E49" w:rsidRDefault="00000000">
      <w:pPr>
        <w:spacing w:after="140" w:line="276" w:lineRule="auto"/>
        <w:rPr>
          <w:del w:id="56" w:author="Yonghwan Chang" w:date="2026-08-05T18:00:00Z"/>
        </w:rPr>
      </w:pPr>
      <w:del w:id="57" w:author="Yonghwan Chang" w:date="2026-08-05T18:00:00Z">
        <w:r>
          <w:rPr>
            <w:i/>
            <w:iCs/>
            <w:color w:val="8A6D00"/>
            <w:sz w:val="20"/>
            <w:szCs w:val="20"/>
          </w:rPr>
          <w:delText>[Add the primary citations for each validated scale from Module A if the IRB requests a full reference list.]</w:delText>
        </w:r>
      </w:del>
    </w:p>
    <w:p w14:paraId="1E235BAB" w14:textId="77777777" w:rsidR="00A67E49" w:rsidRDefault="00000000">
      <w:pPr>
        <w:spacing w:after="140" w:line="276" w:lineRule="auto"/>
      </w:pPr>
      <w:ins w:id="58" w:author="Yonghwan Chang" w:date="2026-08-05T18:00:00Z">
        <w:r>
          <w:t>Primary citations for each validated instrument are given in the attached baseline survey instrument alongside the items themselves.</w:t>
        </w:r>
      </w:ins>
    </w:p>
    <w:sectPr w:rsidR="00A67E4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1B1015"/>
    <w:multiLevelType w:val="hybridMultilevel"/>
    <w:tmpl w:val="6068E3D4"/>
    <w:lvl w:ilvl="0" w:tplc="FDE4BC50">
      <w:start w:val="1"/>
      <w:numFmt w:val="bullet"/>
      <w:lvlText w:val="●"/>
      <w:lvlJc w:val="left"/>
      <w:pPr>
        <w:ind w:left="720" w:hanging="360"/>
      </w:pPr>
    </w:lvl>
    <w:lvl w:ilvl="1" w:tplc="DFA6979E">
      <w:start w:val="1"/>
      <w:numFmt w:val="bullet"/>
      <w:lvlText w:val="○"/>
      <w:lvlJc w:val="left"/>
      <w:pPr>
        <w:ind w:left="1440" w:hanging="360"/>
      </w:pPr>
    </w:lvl>
    <w:lvl w:ilvl="2" w:tplc="F69C697A">
      <w:start w:val="1"/>
      <w:numFmt w:val="bullet"/>
      <w:lvlText w:val="■"/>
      <w:lvlJc w:val="left"/>
      <w:pPr>
        <w:ind w:left="2160" w:hanging="360"/>
      </w:pPr>
    </w:lvl>
    <w:lvl w:ilvl="3" w:tplc="D474E668">
      <w:start w:val="1"/>
      <w:numFmt w:val="bullet"/>
      <w:lvlText w:val="●"/>
      <w:lvlJc w:val="left"/>
      <w:pPr>
        <w:ind w:left="2880" w:hanging="360"/>
      </w:pPr>
    </w:lvl>
    <w:lvl w:ilvl="4" w:tplc="AE1A9BF0">
      <w:start w:val="1"/>
      <w:numFmt w:val="bullet"/>
      <w:lvlText w:val="○"/>
      <w:lvlJc w:val="left"/>
      <w:pPr>
        <w:ind w:left="3600" w:hanging="360"/>
      </w:pPr>
    </w:lvl>
    <w:lvl w:ilvl="5" w:tplc="C5F246BC">
      <w:start w:val="1"/>
      <w:numFmt w:val="bullet"/>
      <w:lvlText w:val="■"/>
      <w:lvlJc w:val="left"/>
      <w:pPr>
        <w:ind w:left="4320" w:hanging="360"/>
      </w:pPr>
    </w:lvl>
    <w:lvl w:ilvl="6" w:tplc="1A163CBE">
      <w:start w:val="1"/>
      <w:numFmt w:val="bullet"/>
      <w:lvlText w:val="●"/>
      <w:lvlJc w:val="left"/>
      <w:pPr>
        <w:ind w:left="5040" w:hanging="360"/>
      </w:pPr>
    </w:lvl>
    <w:lvl w:ilvl="7" w:tplc="A2B0B854">
      <w:start w:val="1"/>
      <w:numFmt w:val="bullet"/>
      <w:lvlText w:val="●"/>
      <w:lvlJc w:val="left"/>
      <w:pPr>
        <w:ind w:left="5760" w:hanging="360"/>
      </w:pPr>
    </w:lvl>
    <w:lvl w:ilvl="8" w:tplc="11A8B86C">
      <w:start w:val="1"/>
      <w:numFmt w:val="bullet"/>
      <w:lvlText w:val="●"/>
      <w:lvlJc w:val="left"/>
      <w:pPr>
        <w:ind w:left="6480" w:hanging="360"/>
      </w:pPr>
    </w:lvl>
  </w:abstractNum>
  <w:num w:numId="1" w16cid:durableId="214022612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E49"/>
    <w:rsid w:val="00702DA9"/>
    <w:rsid w:val="00A67E49"/>
    <w:rsid w:val="00E017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4B033DE"/>
  <w15:docId w15:val="{B02C3428-3BE1-B844-A397-251067D6B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7411</Words>
  <Characters>42246</Characters>
  <Application>Microsoft Office Word</Application>
  <DocSecurity>0</DocSecurity>
  <Lines>352</Lines>
  <Paragraphs>99</Paragraphs>
  <ScaleCrop>false</ScaleCrop>
  <Company/>
  <LinksUpToDate>false</LinksUpToDate>
  <CharactersWithSpaces>49558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Yonghwan Chang</cp:lastModifiedBy>
  <cp:revision>2</cp:revision>
  <dcterms:created xsi:type="dcterms:W3CDTF">2026-08-06T21:22:00Z</dcterms:created>
  <dcterms:modified xsi:type="dcterms:W3CDTF">2026-08-06T21:22:00Z</dcterms:modified>
</cp:coreProperties>
</file>